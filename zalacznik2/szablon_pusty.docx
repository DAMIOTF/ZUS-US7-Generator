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/>
        </w:rPr>
      </w:pPr>
      <w:r>
        <w:rPr>
          <w:rFonts w:cs="Arial" w:ascii="Arial" w:hAnsi="Arial"/>
          <w:sz w:val="24"/>
          <w:szCs w:val="28"/>
        </w:rPr>
        <w:t xml:space="preserve">Załącznik nr 2 do Regulaminu rekrutacji i uczestnictwa w projekcie </w:t>
      </w:r>
    </w:p>
    <w:p>
      <w:pPr>
        <w:pStyle w:val="Normal"/>
        <w:spacing w:lineRule="atLeast" w:line="0" w:before="0" w:after="0"/>
        <w:jc w:val="center"/>
        <w:rPr/>
      </w:pPr>
      <w:r>
        <w:rPr>
          <w:rFonts w:eastAsia="Calibri" w:cs="Arial" w:ascii="Arial" w:hAnsi="Arial"/>
          <w:b/>
          <w:bCs/>
          <w:sz w:val="28"/>
          <w:szCs w:val="28"/>
          <w:lang w:eastAsia="pl-PL"/>
        </w:rPr>
        <w:t xml:space="preserve">Deklaracja uczestnictwa </w:t>
      </w:r>
      <w:r>
        <w:rPr>
          <w:rStyle w:val="TytuZnak"/>
          <w:rFonts w:cs="Arial" w:ascii="Arial" w:hAnsi="Arial"/>
          <w:b/>
          <w:bCs/>
          <w:sz w:val="28"/>
          <w:szCs w:val="28"/>
        </w:rPr>
        <w:t>do udziału w projekcie „</w:t>
      </w:r>
      <w:r>
        <w:rPr>
          <w:rFonts w:eastAsia="" w:cs="Arial" w:ascii="Arial" w:hAnsi="Arial" w:eastAsiaTheme="majorEastAsia"/>
          <w:b/>
          <w:bCs/>
          <w:spacing w:val="-10"/>
          <w:kern w:val="2"/>
          <w:sz w:val="28"/>
          <w:szCs w:val="28"/>
        </w:rPr>
        <w:t>Usługi rozwojowe dla mieszkańców województwa lubuskiego</w:t>
      </w:r>
      <w:r>
        <w:rPr>
          <w:rStyle w:val="TytuZnak"/>
          <w:rFonts w:cs="Arial" w:ascii="Arial" w:hAnsi="Arial"/>
          <w:b/>
          <w:bCs/>
          <w:sz w:val="28"/>
          <w:szCs w:val="28"/>
        </w:rPr>
        <w:t xml:space="preserve">” </w:t>
      </w:r>
    </w:p>
    <w:p>
      <w:pPr>
        <w:pStyle w:val="Normal"/>
        <w:jc w:val="center"/>
        <w:rPr>
          <w:rFonts w:ascii="Arial" w:hAnsi="Arial"/>
        </w:rPr>
      </w:pPr>
      <w:r>
        <w:rPr>
          <w:rFonts w:cs="Arial" w:ascii="Arial" w:hAnsi="Arial"/>
          <w:b/>
          <w:bCs/>
          <w:sz w:val="28"/>
          <w:szCs w:val="28"/>
        </w:rPr>
        <w:t xml:space="preserve">nr FELB.06.08.IZ.00-0083/24 </w:t>
      </w:r>
    </w:p>
    <w:p>
      <w:pPr>
        <w:pStyle w:val="Normal"/>
        <w:jc w:val="center"/>
        <w:rPr>
          <w:rFonts w:ascii="Arial" w:hAnsi="Arial"/>
        </w:rPr>
      </w:pPr>
      <w:r>
        <w:rPr>
          <w:rFonts w:eastAsia="Calibri" w:cs="Arial" w:ascii="Arial" w:hAnsi="Arial"/>
          <w:b/>
          <w:bCs/>
          <w:sz w:val="24"/>
          <w:szCs w:val="24"/>
          <w:lang w:eastAsia="pl-PL"/>
        </w:rPr>
        <w:t>OŚWIADCZENIE UCZESTNIKA/UCZESTNICZKI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sz w:val="24"/>
          <w:szCs w:val="24"/>
        </w:rPr>
        <w:t xml:space="preserve">Ja niżej podpisany/a </w:t>
      </w:r>
      <w:del w:id="0" w:author="Nieznany autor" w:date="2026-03-10T10:38:46Z">
        <w:r>
          <w:rPr>
            <w:rFonts w:cs="Arial" w:ascii="Arial" w:hAnsi="Arial"/>
            <w:b w:val="false"/>
            <w:i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  <w:em w:val="none"/>
          </w:rPr>
          <w:delText>Oliwia Daria Chudo</w:delText>
        </w:r>
      </w:del>
      <w:del w:id="1" w:author="Nieznany autor" w:date="2026-03-10T10:38:46Z">
        <w:r>
          <w:rPr>
            <w:rFonts w:ascii="Arial" w:hAnsi="Arial"/>
            <w:b w:val="false"/>
            <w:i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  <w:em w:val="none"/>
          </w:rPr>
          <w:delText>ń</w:delText>
        </w:r>
      </w:del>
    </w:p>
    <w:p>
      <w:pPr>
        <w:pStyle w:val="Normal"/>
        <w:rPr>
          <w:rFonts w:ascii="Arial" w:hAnsi="Arial"/>
          <w:del w:id="4" w:author="Nieznany autor" w:date="2026-03-10T10:36:41Z"/>
        </w:rPr>
      </w:pPr>
      <w:r>
        <w:rPr>
          <w:rFonts w:cs="Arial" w:ascii="Arial" w:hAnsi="Arial"/>
          <w:sz w:val="24"/>
          <w:szCs w:val="24"/>
        </w:rPr>
        <w:t xml:space="preserve">zamieszkały/a  </w:t>
      </w:r>
      <w:del w:id="2" w:author="Nieznany autor" w:date="2026-03-10T10:38:49Z">
        <w:r>
          <w:rPr>
            <w:rFonts w:cs="Arial" w:ascii="Arial" w:hAnsi="Arial"/>
            <w:b w:val="false"/>
            <w:i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  <w:em w:val="none"/>
          </w:rPr>
          <w:delText>68-100 Żagań Po</w:delText>
        </w:r>
      </w:del>
      <w:del w:id="3" w:author="Nieznany autor" w:date="2026-03-10T10:38:49Z">
        <w:r>
          <w:rPr>
            <w:rFonts w:ascii="Arial" w:hAnsi="Arial"/>
            <w:b w:val="false"/>
            <w:i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  <w:em w:val="none"/>
          </w:rPr>
          <w:delText>żarów 30A</w:delText>
        </w:r>
      </w:del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sz w:val="24"/>
          <w:szCs w:val="24"/>
        </w:rPr>
        <w:t xml:space="preserve">numer PESEL </w:t>
      </w:r>
      <w:del w:id="5" w:author="Nieznany autor" w:date="2026-03-10T10:38:51Z">
        <w:r>
          <w:rPr>
            <w:rFonts w:cs="Arial" w:ascii="Arial" w:hAnsi="Arial"/>
            <w:b w:val="false"/>
            <w:i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  <w:em w:val="none"/>
          </w:rPr>
          <w:delText>06291304988</w:delText>
        </w:r>
      </w:del>
    </w:p>
    <w:p>
      <w:pPr>
        <w:pStyle w:val="Normal"/>
        <w:rPr>
          <w:rFonts w:ascii="Arial" w:hAnsi="Arial"/>
        </w:rPr>
      </w:pPr>
      <w:bookmarkStart w:id="0" w:name="_Hlk181015957"/>
      <w:r>
        <w:rPr>
          <w:rFonts w:cs="Arial" w:ascii="Arial" w:hAnsi="Arial"/>
          <w:sz w:val="24"/>
          <w:szCs w:val="24"/>
        </w:rPr>
        <w:t>tel. Kontaktowy</w:t>
      </w:r>
      <w:bookmarkEnd w:id="0"/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szCs w:val="24"/>
          <w:u w:val="none"/>
          <w:em w:val="none"/>
        </w:rPr>
        <w:t xml:space="preserve">663158966 </w:t>
      </w:r>
      <w:r>
        <w:rPr>
          <w:rFonts w:cs="Arial" w:ascii="Arial" w:hAnsi="Arial"/>
          <w:sz w:val="24"/>
          <w:szCs w:val="24"/>
        </w:rPr>
        <w:t xml:space="preserve">oświadczam, że </w:t>
      </w:r>
      <w:r>
        <w:rPr>
          <w:rFonts w:eastAsia="Times New Roman" w:cs="Arial" w:ascii="Arial" w:hAnsi="Arial"/>
          <w:sz w:val="24"/>
          <w:szCs w:val="24"/>
          <w:lang w:eastAsia="pl-PL"/>
        </w:rPr>
        <w:t>wyrażam chęć uczestnictwa z własnej inicjatywy oraz deklaruję udział w projekcie pn.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eastAsia="Times New Roman" w:cs="Arial" w:ascii="Arial" w:hAnsi="Arial"/>
          <w:sz w:val="24"/>
          <w:szCs w:val="24"/>
          <w:lang w:eastAsia="pl-PL"/>
        </w:rPr>
        <w:t xml:space="preserve">„Usługi rozwojowe dla mieszkańców województwa lubuskiego” nr FELB.06.08.IZ.00-0083/24 </w:t>
      </w:r>
    </w:p>
    <w:p>
      <w:pPr>
        <w:pStyle w:val="Normal"/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Jednocześnie oświadczam, że spełniam kryteria formalne kwalifikujące mnie do udziału w projekcie:</w:t>
      </w:r>
    </w:p>
    <w:p>
      <w:pPr>
        <w:pStyle w:val="ListParagraph"/>
        <w:numPr>
          <w:ilvl w:val="0"/>
          <w:numId w:val="1"/>
        </w:numPr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 xml:space="preserve">ukończyłem/-am 18 r. życia </w:t>
      </w:r>
    </w:p>
    <w:p>
      <w:pPr>
        <w:pStyle w:val="ListParagraph"/>
        <w:numPr>
          <w:ilvl w:val="0"/>
          <w:numId w:val="1"/>
        </w:numPr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uczę się lub pracuję lub zamieszkuję lub przebywam (w przypadku osób bezdomnych) w rozumieniu Kodeksu Cywilnego, na terenie województwa lubuskiego</w:t>
      </w:r>
    </w:p>
    <w:p>
      <w:pPr>
        <w:pStyle w:val="ListParagraph"/>
        <w:numPr>
          <w:ilvl w:val="0"/>
          <w:numId w:val="1"/>
        </w:numPr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przystępuję do Projektu z własnej inicjatywy i jestem zainteresowany/a podniesieniem swoich umiejętności i nabyciem kompetencji/kwalifikacji lub przekwalifikowaniem się,</w:t>
      </w:r>
    </w:p>
    <w:p>
      <w:pPr>
        <w:pStyle w:val="ListParagraph"/>
        <w:numPr>
          <w:ilvl w:val="0"/>
          <w:numId w:val="1"/>
        </w:numPr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nie prowadzę działalności gospodarczej (w tym status ZAWIESZONA) zgodnie z zapisem §11 Regulaminu rekrutacji i uczestnictwa.</w:t>
      </w:r>
    </w:p>
    <w:p>
      <w:pPr>
        <w:pStyle w:val="ListParagraph"/>
        <w:numPr>
          <w:ilvl w:val="0"/>
          <w:numId w:val="1"/>
        </w:numPr>
        <w:rPr>
          <w:rFonts w:ascii="Arial" w:hAnsi="Arial"/>
        </w:rPr>
      </w:pPr>
      <w:r>
        <w:rPr>
          <w:rFonts w:cs="Arial" w:ascii="Arial" w:hAnsi="Arial"/>
          <w:sz w:val="24"/>
          <w:szCs w:val="24"/>
        </w:rPr>
        <w:t>nie korzystałam/korzystałem i nie wykorzystałam/wykorzystałem limitów dofinansowania usług rozwojowych ze wsparcia w Działaniu FELB.06.08</w:t>
      </w:r>
    </w:p>
    <w:p>
      <w:pPr>
        <w:pStyle w:val="Normal"/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Jako Uczestnik/Uczestniczka Projektu oświadczam, że</w:t>
      </w:r>
    </w:p>
    <w:p>
      <w:pPr>
        <w:pStyle w:val="ListParagraph"/>
        <w:numPr>
          <w:ilvl w:val="0"/>
          <w:numId w:val="3"/>
        </w:numPr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 xml:space="preserve">w związku z sytuacją, jaka zaistniała na skutek wojny pomiędzy Rosją a Ukrainą, że stosuję się do obowiązujących przepisów prawa wprowadzających sankcje i nie współpracuję z podmiotami i osobami, czy też w zakresie, które są tymi sankcjami objęte. </w:t>
      </w:r>
    </w:p>
    <w:p>
      <w:pPr>
        <w:pStyle w:val="Normal"/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Jako Uczestnik/Uczestniczka Projektu zobowiązuję się do:</w:t>
      </w:r>
    </w:p>
    <w:p>
      <w:pPr>
        <w:pStyle w:val="ListParagraph"/>
        <w:numPr>
          <w:ilvl w:val="0"/>
          <w:numId w:val="2"/>
        </w:numPr>
        <w:tabs>
          <w:tab w:val="clear" w:pos="408"/>
          <w:tab w:val="left" w:pos="240" w:leader="none"/>
        </w:tabs>
        <w:spacing w:lineRule="auto" w:line="276" w:before="0" w:after="0"/>
        <w:ind w:left="720" w:right="-142" w:hanging="360"/>
        <w:contextualSpacing/>
        <w:rPr>
          <w:rFonts w:ascii="Arial" w:hAnsi="Arial"/>
        </w:rPr>
      </w:pPr>
      <w:r>
        <w:rPr>
          <w:rFonts w:eastAsia="Calibri" w:cs="Arial" w:ascii="Arial" w:hAnsi="Arial"/>
          <w:sz w:val="24"/>
          <w:szCs w:val="24"/>
          <w:lang w:eastAsia="pl-PL"/>
        </w:rPr>
        <w:t>sumiennego wykonywania obowiązków wynikających z uczestnictwa w Projekcie,</w:t>
      </w:r>
    </w:p>
    <w:p>
      <w:pPr>
        <w:pStyle w:val="ListParagraph"/>
        <w:numPr>
          <w:ilvl w:val="0"/>
          <w:numId w:val="2"/>
        </w:numPr>
        <w:tabs>
          <w:tab w:val="clear" w:pos="408"/>
          <w:tab w:val="left" w:pos="240" w:leader="none"/>
        </w:tabs>
        <w:spacing w:lineRule="auto" w:line="276" w:before="0" w:after="0"/>
        <w:ind w:left="720" w:right="-142" w:hanging="360"/>
        <w:contextualSpacing/>
        <w:rPr>
          <w:rFonts w:ascii="Arial" w:hAnsi="Arial"/>
        </w:rPr>
      </w:pPr>
      <w:r>
        <w:rPr>
          <w:rFonts w:eastAsia="Calibri" w:cs="Arial" w:ascii="Arial" w:hAnsi="Arial"/>
          <w:sz w:val="24"/>
          <w:szCs w:val="24"/>
          <w:lang w:eastAsia="pl-PL"/>
        </w:rPr>
        <w:t xml:space="preserve">przestrzegania zapisów </w:t>
      </w:r>
      <w:r>
        <w:rPr>
          <w:rFonts w:eastAsia="Times New Roman" w:cs="Arial" w:ascii="Arial" w:hAnsi="Arial"/>
          <w:sz w:val="24"/>
          <w:szCs w:val="24"/>
          <w:lang w:eastAsia="pl-PL"/>
        </w:rPr>
        <w:t>Regulaminu rekrutacji i uczestnictwa do projektu „Usługi rozwojowe dla mieszkańców województwa lubuskiego”,</w:t>
      </w:r>
    </w:p>
    <w:p>
      <w:pPr>
        <w:pStyle w:val="ListParagraph"/>
        <w:numPr>
          <w:ilvl w:val="0"/>
          <w:numId w:val="2"/>
        </w:numPr>
        <w:tabs>
          <w:tab w:val="clear" w:pos="408"/>
          <w:tab w:val="left" w:pos="240" w:leader="none"/>
        </w:tabs>
        <w:spacing w:lineRule="auto" w:line="276" w:before="0" w:after="0"/>
        <w:ind w:left="720" w:right="-142" w:hanging="360"/>
        <w:contextualSpacing/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przystąpienia do egzaminu potwierdzającego nabycie, podwyższenie lub dostosowanie kompetencji lub kwalifikacji.</w:t>
      </w:r>
    </w:p>
    <w:p>
      <w:pPr>
        <w:pStyle w:val="Normal"/>
        <w:tabs>
          <w:tab w:val="clear" w:pos="408"/>
          <w:tab w:val="left" w:pos="240" w:leader="none"/>
        </w:tabs>
        <w:spacing w:lineRule="auto" w:line="276" w:before="0" w:after="0"/>
        <w:ind w:right="-142" w:hanging="0"/>
        <w:rPr>
          <w:rFonts w:ascii="Arial" w:hAnsi="Arial" w:eastAsia="Times New Roman" w:cs="Arial"/>
          <w:sz w:val="24"/>
          <w:szCs w:val="24"/>
          <w:lang w:eastAsia="pl-P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</w:r>
    </w:p>
    <w:p>
      <w:pPr>
        <w:pStyle w:val="ListParagraph"/>
        <w:tabs>
          <w:tab w:val="clear" w:pos="408"/>
          <w:tab w:val="left" w:pos="240" w:leader="none"/>
        </w:tabs>
        <w:spacing w:lineRule="auto" w:line="276" w:before="0" w:after="0"/>
        <w:ind w:left="720" w:right="-142" w:hanging="578"/>
        <w:contextualSpacing/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……………………………………</w:t>
      </w:r>
      <w:r>
        <w:rPr>
          <w:rFonts w:eastAsia="Times New Roman" w:cs="Arial" w:ascii="Arial" w:hAnsi="Arial"/>
          <w:sz w:val="24"/>
          <w:szCs w:val="24"/>
          <w:lang w:eastAsia="pl-PL"/>
        </w:rPr>
        <w:t>.               ………….….…………………………………</w:t>
      </w:r>
    </w:p>
    <w:p>
      <w:pPr>
        <w:pStyle w:val="ListParagraph"/>
        <w:tabs>
          <w:tab w:val="clear" w:pos="408"/>
          <w:tab w:val="left" w:pos="240" w:leader="none"/>
        </w:tabs>
        <w:spacing w:lineRule="auto" w:line="276" w:before="0" w:after="0"/>
        <w:ind w:left="720" w:right="-142" w:hanging="578"/>
        <w:contextualSpacing/>
        <w:rPr>
          <w:rFonts w:ascii="Arial" w:hAnsi="Arial"/>
        </w:rPr>
      </w:pPr>
      <w:r>
        <w:rPr>
          <w:rFonts w:eastAsia="Times New Roman" w:cs="Arial" w:ascii="Arial" w:hAnsi="Arial"/>
          <w:sz w:val="20"/>
          <w:szCs w:val="20"/>
          <w:lang w:eastAsia="pl-PL"/>
        </w:rPr>
        <w:tab/>
        <w:tab/>
        <w:t>MIEJSCOWOŚĆ, DATA</w:t>
        <w:tab/>
        <w:tab/>
        <w:t xml:space="preserve">  CZYTELNY PODPIS UCZESTNIKA/UCZESTNICZKI</w:t>
      </w:r>
    </w:p>
    <w:sectPr>
      <w:headerReference w:type="default" r:id="rId2"/>
      <w:footerReference w:type="default" r:id="rId3"/>
      <w:type w:val="nextPage"/>
      <w:pgSz w:w="11906" w:h="16838"/>
      <w:pgMar w:left="1417" w:right="1417" w:header="283" w:top="1417" w:footer="283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ptos">
    <w:charset w:val="ee"/>
    <w:family w:val="roman"/>
    <w:pitch w:val="variable"/>
  </w:font>
  <w:font w:name="Aptos Display">
    <w:charset w:val="ee"/>
    <w:family w:val="roman"/>
    <w:pitch w:val="variable"/>
  </w:font>
  <w:font w:name="Segoe U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574936372"/>
    </w:sdtPr>
    <w:sdtContent>
      <w:p>
        <w:pPr>
          <w:pStyle w:val="Stopka"/>
          <w:jc w:val="right"/>
          <w:rPr/>
        </w:pPr>
        <w:r>
          <w:rPr/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/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Gwka"/>
      <w:rPr/>
    </w:pPr>
    <w:r>
      <w:rPr/>
      <w:drawing>
        <wp:inline distT="0" distB="0" distL="0" distR="0">
          <wp:extent cx="5760720" cy="634365"/>
          <wp:effectExtent l="0" t="0" r="0" b="0"/>
          <wp:docPr id="1" name="Obraz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634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trackRevisions/>
  <w:defaultTabStop w:val="4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25ac"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/>
      <w:color w:val="auto"/>
      <w:kern w:val="0"/>
      <w:sz w:val="22"/>
      <w:szCs w:val="22"/>
      <w:lang w:val="pl-PL" w:eastAsia="en-US" w:bidi="ar-SA"/>
      <w14:ligatures w14:val="none"/>
    </w:rPr>
  </w:style>
  <w:style w:type="paragraph" w:styleId="Nagwek1">
    <w:name w:val="Heading 1"/>
    <w:basedOn w:val="Normal"/>
    <w:next w:val="Normal"/>
    <w:link w:val="Nagwek1Znak"/>
    <w:uiPriority w:val="9"/>
    <w:qFormat/>
    <w:rsid w:val="00a425a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a425a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Nagwek3">
    <w:name w:val="Heading 3"/>
    <w:basedOn w:val="Normal"/>
    <w:next w:val="Normal"/>
    <w:link w:val="Nagwek3Znak"/>
    <w:uiPriority w:val="9"/>
    <w:semiHidden/>
    <w:unhideWhenUsed/>
    <w:qFormat/>
    <w:rsid w:val="00a425a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Nagwek4">
    <w:name w:val="Heading 4"/>
    <w:basedOn w:val="Normal"/>
    <w:next w:val="Normal"/>
    <w:link w:val="Nagwek4Znak"/>
    <w:uiPriority w:val="9"/>
    <w:semiHidden/>
    <w:unhideWhenUsed/>
    <w:qFormat/>
    <w:rsid w:val="00a425a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Nagwek5">
    <w:name w:val="Heading 5"/>
    <w:basedOn w:val="Normal"/>
    <w:next w:val="Normal"/>
    <w:link w:val="Nagwek5Znak"/>
    <w:uiPriority w:val="9"/>
    <w:semiHidden/>
    <w:unhideWhenUsed/>
    <w:qFormat/>
    <w:rsid w:val="00a425a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Nagwek6">
    <w:name w:val="Heading 6"/>
    <w:basedOn w:val="Normal"/>
    <w:next w:val="Normal"/>
    <w:link w:val="Nagwek6Znak"/>
    <w:uiPriority w:val="9"/>
    <w:semiHidden/>
    <w:unhideWhenUsed/>
    <w:qFormat/>
    <w:rsid w:val="00a425a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Nagwek7">
    <w:name w:val="Heading 7"/>
    <w:basedOn w:val="Normal"/>
    <w:next w:val="Normal"/>
    <w:link w:val="Nagwek7Znak"/>
    <w:uiPriority w:val="9"/>
    <w:semiHidden/>
    <w:unhideWhenUsed/>
    <w:qFormat/>
    <w:rsid w:val="00a425a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Nagwek8">
    <w:name w:val="Heading 8"/>
    <w:basedOn w:val="Normal"/>
    <w:next w:val="Normal"/>
    <w:link w:val="Nagwek8Znak"/>
    <w:uiPriority w:val="9"/>
    <w:semiHidden/>
    <w:unhideWhenUsed/>
    <w:qFormat/>
    <w:rsid w:val="00a425a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Nagwek9">
    <w:name w:val="Heading 9"/>
    <w:basedOn w:val="Normal"/>
    <w:next w:val="Normal"/>
    <w:link w:val="Nagwek9Znak"/>
    <w:uiPriority w:val="9"/>
    <w:semiHidden/>
    <w:unhideWhenUsed/>
    <w:qFormat/>
    <w:rsid w:val="00a425a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link w:val="Nagwek1"/>
    <w:uiPriority w:val="9"/>
    <w:qFormat/>
    <w:rsid w:val="00a425a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efaultParagraphFont"/>
    <w:link w:val="Nagwek2"/>
    <w:uiPriority w:val="9"/>
    <w:semiHidden/>
    <w:qFormat/>
    <w:rsid w:val="00a425a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efaultParagraphFont"/>
    <w:link w:val="Nagwek3"/>
    <w:uiPriority w:val="9"/>
    <w:semiHidden/>
    <w:qFormat/>
    <w:rsid w:val="00a425a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efaultParagraphFont"/>
    <w:link w:val="Nagwek4"/>
    <w:uiPriority w:val="9"/>
    <w:semiHidden/>
    <w:qFormat/>
    <w:rsid w:val="00a425ac"/>
    <w:rPr>
      <w:rFonts w:eastAsia="" w:cs="" w:cstheme="majorBidi" w:eastAsiaTheme="majorEastAsia"/>
      <w:i/>
      <w:iCs/>
      <w:color w:val="0F4761" w:themeColor="accent1" w:themeShade="bf"/>
    </w:rPr>
  </w:style>
  <w:style w:type="character" w:styleId="Nagwek5Znak" w:customStyle="1">
    <w:name w:val="Nagłówek 5 Znak"/>
    <w:basedOn w:val="DefaultParagraphFont"/>
    <w:link w:val="Nagwek5"/>
    <w:uiPriority w:val="9"/>
    <w:semiHidden/>
    <w:qFormat/>
    <w:rsid w:val="00a425ac"/>
    <w:rPr>
      <w:rFonts w:eastAsia="" w:cs="" w:cstheme="majorBidi" w:eastAsiaTheme="majorEastAsia"/>
      <w:color w:val="0F4761" w:themeColor="accent1" w:themeShade="bf"/>
    </w:rPr>
  </w:style>
  <w:style w:type="character" w:styleId="Nagwek6Znak" w:customStyle="1">
    <w:name w:val="Nagłówek 6 Znak"/>
    <w:basedOn w:val="DefaultParagraphFont"/>
    <w:link w:val="Nagwek6"/>
    <w:uiPriority w:val="9"/>
    <w:semiHidden/>
    <w:qFormat/>
    <w:rsid w:val="00a425ac"/>
    <w:rPr>
      <w:rFonts w:eastAsia="" w:cs="" w:cstheme="majorBidi" w:eastAsiaTheme="majorEastAsia"/>
      <w:i/>
      <w:iCs/>
      <w:color w:val="595959" w:themeColor="text1" w:themeTint="a6"/>
    </w:rPr>
  </w:style>
  <w:style w:type="character" w:styleId="Nagwek7Znak" w:customStyle="1">
    <w:name w:val="Nagłówek 7 Znak"/>
    <w:basedOn w:val="DefaultParagraphFont"/>
    <w:link w:val="Nagwek7"/>
    <w:uiPriority w:val="9"/>
    <w:semiHidden/>
    <w:qFormat/>
    <w:rsid w:val="00a425ac"/>
    <w:rPr>
      <w:rFonts w:eastAsia="" w:cs="" w:cstheme="majorBidi" w:eastAsiaTheme="majorEastAsia"/>
      <w:color w:val="595959" w:themeColor="text1" w:themeTint="a6"/>
    </w:rPr>
  </w:style>
  <w:style w:type="character" w:styleId="Nagwek8Znak" w:customStyle="1">
    <w:name w:val="Nagłówek 8 Znak"/>
    <w:basedOn w:val="DefaultParagraphFont"/>
    <w:link w:val="Nagwek8"/>
    <w:uiPriority w:val="9"/>
    <w:semiHidden/>
    <w:qFormat/>
    <w:rsid w:val="00a425ac"/>
    <w:rPr>
      <w:rFonts w:eastAsia="" w:cs="" w:cstheme="majorBidi" w:eastAsiaTheme="majorEastAsia"/>
      <w:i/>
      <w:iCs/>
      <w:color w:val="272727" w:themeColor="text1" w:themeTint="d8"/>
    </w:rPr>
  </w:style>
  <w:style w:type="character" w:styleId="Nagwek9Znak" w:customStyle="1">
    <w:name w:val="Nagłówek 9 Znak"/>
    <w:basedOn w:val="DefaultParagraphFont"/>
    <w:link w:val="Nagwek9"/>
    <w:uiPriority w:val="9"/>
    <w:semiHidden/>
    <w:qFormat/>
    <w:rsid w:val="00a425ac"/>
    <w:rPr>
      <w:rFonts w:eastAsia="" w:cs="" w:cstheme="majorBidi" w:eastAsiaTheme="majorEastAsia"/>
      <w:color w:val="272727" w:themeColor="text1" w:themeTint="d8"/>
    </w:rPr>
  </w:style>
  <w:style w:type="character" w:styleId="TytuZnak" w:customStyle="1">
    <w:name w:val="Tytuł Znak"/>
    <w:basedOn w:val="DefaultParagraphFont"/>
    <w:link w:val="Tytu"/>
    <w:uiPriority w:val="10"/>
    <w:qFormat/>
    <w:rsid w:val="00a425a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Podtytu"/>
    <w:uiPriority w:val="11"/>
    <w:qFormat/>
    <w:rsid w:val="00a425a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Cytat"/>
    <w:uiPriority w:val="29"/>
    <w:qFormat/>
    <w:rsid w:val="00a425a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425ac"/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efaultParagraphFont"/>
    <w:link w:val="Cytatintensywny"/>
    <w:uiPriority w:val="30"/>
    <w:qFormat/>
    <w:rsid w:val="00a42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5ac"/>
    <w:rPr>
      <w:b/>
      <w:bCs/>
      <w:smallCaps/>
      <w:color w:val="0F4761" w:themeColor="accent1" w:themeShade="bf"/>
      <w:spacing w:val="5"/>
    </w:rPr>
  </w:style>
  <w:style w:type="character" w:styleId="NagwekZnak" w:customStyle="1">
    <w:name w:val="Nagłówek Znak"/>
    <w:basedOn w:val="DefaultParagraphFont"/>
    <w:link w:val="Nagwek"/>
    <w:uiPriority w:val="99"/>
    <w:qFormat/>
    <w:rsid w:val="00a425ac"/>
    <w:rPr/>
  </w:style>
  <w:style w:type="character" w:styleId="StopkaZnak" w:customStyle="1">
    <w:name w:val="Stopka Znak"/>
    <w:basedOn w:val="DefaultParagraphFont"/>
    <w:link w:val="Stopka"/>
    <w:uiPriority w:val="99"/>
    <w:qFormat/>
    <w:rsid w:val="00a425ac"/>
    <w:rPr/>
  </w:style>
  <w:style w:type="character" w:styleId="TekstprzypisudolnegoZnak" w:customStyle="1">
    <w:name w:val="Tekst przypisu dolnego Znak"/>
    <w:basedOn w:val="DefaultParagraphFont"/>
    <w:link w:val="Tekstprzypisudolnego"/>
    <w:uiPriority w:val="99"/>
    <w:semiHidden/>
    <w:qFormat/>
    <w:rsid w:val="0011263e"/>
    <w:rPr>
      <w:kern w:val="0"/>
      <w:sz w:val="20"/>
      <w:szCs w:val="20"/>
      <w14:ligatures w14:val="none"/>
    </w:rPr>
  </w:style>
  <w:style w:type="character" w:styleId="Zakotwiczenieprzypisudolnego">
    <w:name w:val="Zakotwiczenie przypisu dolnego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11263e"/>
    <w:rPr>
      <w:vertAlign w:val="superscript"/>
    </w:rPr>
  </w:style>
  <w:style w:type="character" w:styleId="Czeinternetowe">
    <w:name w:val="Łącze internetowe"/>
    <w:basedOn w:val="DefaultParagraphFont"/>
    <w:uiPriority w:val="99"/>
    <w:unhideWhenUsed/>
    <w:rsid w:val="0011263e"/>
    <w:rPr>
      <w:color w:val="467886" w:themeColor="hyperlink"/>
      <w:u w:val="single"/>
    </w:rPr>
  </w:style>
  <w:style w:type="character" w:styleId="Nierozpoznanawzmianka1" w:customStyle="1">
    <w:name w:val="Nierozpoznana wzmianka1"/>
    <w:basedOn w:val="DefaultParagraphFont"/>
    <w:uiPriority w:val="99"/>
    <w:semiHidden/>
    <w:unhideWhenUsed/>
    <w:qFormat/>
    <w:rsid w:val="0011263e"/>
    <w:rPr>
      <w:color w:val="605E5C"/>
      <w:shd w:fill="E1DFDD" w:val="clea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760ef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Tekstkomentarza"/>
    <w:uiPriority w:val="99"/>
    <w:qFormat/>
    <w:rsid w:val="000760ef"/>
    <w:rPr>
      <w:kern w:val="0"/>
      <w:sz w:val="20"/>
      <w:szCs w:val="20"/>
      <w14:ligatures w14:val="none"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/>
    <w:qFormat/>
    <w:rsid w:val="000760ef"/>
    <w:rPr>
      <w:b/>
      <w:bCs/>
      <w:kern w:val="0"/>
      <w:sz w:val="20"/>
      <w:szCs w:val="20"/>
      <w14:ligatures w14:val="none"/>
    </w:rPr>
  </w:style>
  <w:style w:type="character" w:styleId="TekstdymkaZnak" w:customStyle="1">
    <w:name w:val="Tekst dymka Znak"/>
    <w:basedOn w:val="DefaultParagraphFont"/>
    <w:link w:val="Tekstdymka"/>
    <w:uiPriority w:val="99"/>
    <w:semiHidden/>
    <w:qFormat/>
    <w:rsid w:val="000760ef"/>
    <w:rPr>
      <w:rFonts w:ascii="Segoe UI" w:hAnsi="Segoe UI" w:cs="Segoe UI"/>
      <w:kern w:val="0"/>
      <w:sz w:val="18"/>
      <w:szCs w:val="18"/>
      <w14:ligatures w14:val="none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ytu">
    <w:name w:val="Title"/>
    <w:basedOn w:val="Normal"/>
    <w:next w:val="Normal"/>
    <w:link w:val="TytuZnak"/>
    <w:uiPriority w:val="10"/>
    <w:qFormat/>
    <w:rsid w:val="00a425a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Podtytu">
    <w:name w:val="Subtitle"/>
    <w:basedOn w:val="Normal"/>
    <w:next w:val="Normal"/>
    <w:link w:val="PodtytuZnak"/>
    <w:uiPriority w:val="11"/>
    <w:qFormat/>
    <w:rsid w:val="00a425a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a425a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5a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a425a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a425ac"/>
    <w:pPr>
      <w:tabs>
        <w:tab w:val="clear" w:pos="4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Stopka">
    <w:name w:val="Footer"/>
    <w:basedOn w:val="Normal"/>
    <w:link w:val="StopkaZnak"/>
    <w:uiPriority w:val="99"/>
    <w:unhideWhenUsed/>
    <w:rsid w:val="00a425ac"/>
    <w:pPr>
      <w:tabs>
        <w:tab w:val="clear" w:pos="4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rzypisdolny">
    <w:name w:val="Footnote Text"/>
    <w:basedOn w:val="Normal"/>
    <w:link w:val="TekstprzypisudolnegoZnak"/>
    <w:uiPriority w:val="99"/>
    <w:semiHidden/>
    <w:unhideWhenUsed/>
    <w:rsid w:val="0011263e"/>
    <w:pPr>
      <w:spacing w:lineRule="auto" w:line="240" w:before="0" w:after="0"/>
    </w:pPr>
    <w:rPr>
      <w:sz w:val="20"/>
      <w:szCs w:val="20"/>
    </w:rPr>
  </w:style>
  <w:style w:type="paragraph" w:styleId="Revision">
    <w:name w:val="Revision"/>
    <w:uiPriority w:val="99"/>
    <w:semiHidden/>
    <w:qFormat/>
    <w:rsid w:val="001a1840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/>
      <w:color w:val="auto"/>
      <w:kern w:val="0"/>
      <w:sz w:val="22"/>
      <w:szCs w:val="22"/>
      <w:lang w:val="pl-PL" w:eastAsia="en-US" w:bidi="ar-SA"/>
      <w14:ligatures w14:val="none"/>
    </w:rPr>
  </w:style>
  <w:style w:type="paragraph" w:styleId="Annotationtext">
    <w:name w:val="annotation text"/>
    <w:basedOn w:val="Normal"/>
    <w:link w:val="TekstkomentarzaZnak"/>
    <w:uiPriority w:val="99"/>
    <w:unhideWhenUsed/>
    <w:qFormat/>
    <w:rsid w:val="000760e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0760ef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0760e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5B5C5-065D-49F2-B725-F1D4D8821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LibreOffice/7.0.0.3$Windows_X86_64 LibreOffice_project/8061b3e9204bef6b321a21033174034a5e2ea88e</Application>
  <Pages>1</Pages>
  <Words>243</Words>
  <Characters>1768</Characters>
  <CharactersWithSpaces>2008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2025-02-11T12:04:00Z</dcterms:created>
  <dc:creator>Sylwia Jędrzejewska</dc:creator>
  <dc:description/>
  <dc:language>pl-PL</dc:language>
  <cp:lastModifiedBy/>
  <dcterms:modified xsi:type="dcterms:W3CDTF">2026-03-10T10:39:07Z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